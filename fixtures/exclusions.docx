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iagrams/data1.xml" ContentType="application/vnd.openxmlformats-officedocument.drawingml.diagramData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Unsupported image review cases</w:t>
      </w:r>
    </w:p>
    <w:p>
      <w:r>
        <w:t>These synthetic objects exercise exclusions. Only the plain control image is an editable supported occurrence.</w:t>
      </w:r>
    </w:p>
    <w:p>
      <w:pPr>
        <w:pStyle w:val="Heading1"/>
      </w:pPr>
      <w:r>
        <w:t>Plain control</w:t>
      </w:r>
    </w:p>
    <w:p>
      <w:r>
        <w:t xml:space="preserve">Editable control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1" name="Control" descr="Control image" title="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Tracked</w:t>
      </w:r>
    </w:p>
    <w:p>
      <w:r>
        <w:t xml:space="preserve">Tracked object   </w:t>
      </w:r>
      <w:ins w:id="1" w:author="Synthetic reviewer" w:date="2025-01-01T00:00:00Z">
        <w:r>
          <w:drawing>
            <wp:inline xmlns:a="http://schemas.openxmlformats.org/drawingml/2006/main" xmlns:pic="http://schemas.openxmlformats.org/drawingml/2006/picture">
              <wp:extent cx="347472" cy="347472"/>
              <wp:docPr id="2" name="Tracked" descr="Tracked image" title="Tracked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7472" cy="347472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pStyle w:val="Heading2"/>
      </w:pPr>
      <w:r>
        <w:t>Chart</w:t>
      </w:r>
    </w:p>
    <w:p>
      <w:r>
        <w:t xml:space="preserve">Chart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3" name="Chart" descr="Chart image" title="Chart"/>
            <wp:cNvGraphicFramePr>
              <a:graphicFrameLocks noChangeAspect="1"/>
            </wp:cNvGraphicFramePr>
            <a:graphic>
              <a:graphicData uri="http://schemas.openxmlformats.org/drawingml/2006/chart">
                <ns0:chart xmlns:ns0="http://schemas.openxmlformats.org/drawingml/2006/chart" r:id="rIdFixtureChart"/>
              </a:graphicData>
            </a:graphic>
          </wp:inline>
        </w:drawing>
      </w:r>
    </w:p>
    <w:p>
      <w:pPr>
        <w:pStyle w:val="Heading2"/>
      </w:pPr>
      <w:r>
        <w:t>SmartArt</w:t>
      </w:r>
    </w:p>
    <w:p>
      <w:r>
        <w:t xml:space="preserve">SmartArt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4" name="SmartArt" descr="SmartArt image" title="SmartArt"/>
            <wp:cNvGraphicFramePr>
              <a:graphicFrameLocks noChangeAspect="1"/>
            </wp:cNvGraphicFramePr>
            <a:graphic>
              <a:graphicData uri="http://schemas.openxmlformats.org/drawingml/2006/diagram">
                <ns1:relIds xmlns:ns1="http://schemas.openxmlformats.org/drawingml/2006/diagram" r:dm="rIdFixtureSmartArt"/>
              </a:graphicData>
            </a:graphic>
          </wp:inline>
        </w:drawing>
      </w:r>
    </w:p>
    <w:p>
      <w:pPr>
        <w:pStyle w:val="Heading2"/>
      </w:pPr>
      <w:r>
        <w:t>Grouped</w:t>
      </w:r>
    </w:p>
    <w:p>
      <w:r>
        <w:t xml:space="preserve">Grouped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5" name="Grouped" descr="Grouped image" title="Grouped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/>
                  <pic:pic>
                    <pic:nvPicPr>
                      <pic:cNvPr id="0" name="image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7472" cy="347472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pPr>
        <w:pStyle w:val="Heading2"/>
      </w:pPr>
      <w:r>
        <w:t>External</w:t>
      </w:r>
    </w:p>
    <w:p>
      <w:r>
        <w:t xml:space="preserve">External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6" name="External" descr="External image" title="Exter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link="rIdFixtureExternal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AlternateContent</w:t>
      </w:r>
    </w:p>
    <w:p>
      <w:r>
        <w:t xml:space="preserve">AlternateContent object   </w:t>
      </w:r>
      <w:r>
        <mc:AlternateContent>
          <mc:Choice Requires="wpg">
            <w:drawing>
              <wp:inline xmlns:a="http://schemas.openxmlformats.org/drawingml/2006/main" xmlns:pic="http://schemas.openxmlformats.org/drawingml/2006/picture">
                <wp:extent cx="347472" cy="347472"/>
                <wp:docPr id="7" name="AlternateContent" descr="AlternateContent image" title="AlternateConten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" cy="3474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Choice>
          <mc:Fallback/>
        </mc:AlternateContent>
      </w:r>
    </w:p>
    <w:p>
      <w:pPr>
        <w:pStyle w:val="Heading2"/>
      </w:pPr>
      <w:r>
        <w:t>Decorative</w:t>
      </w:r>
    </w:p>
    <w:p>
      <w:r>
        <w:t xml:space="preserve">Decorative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8" name="Decorative" descr="Decorative image" title="Decorative">
              <a:extLst>
                <a:ext uri="{C183D7F6-B498-43B3-948B-1728B52AA6E4}">
                  <ns2:decorative xmlns:ns2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Conflicting</w:t>
      </w:r>
    </w:p>
    <w:p>
      <w:r>
        <w:t xml:space="preserve">Conflicting object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9" name="Conflicting" descr="Conflicting image" title="Conflic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 descr="Different carrier description" title="Different carrier titl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Legacy VML</w:t>
      </w:r>
    </w:p>
    <w:p>
      <w:r>
        <w:t xml:space="preserve">Legacy VML object   </w:t>
      </w:r>
      <w:r>
        <w:pict>
          <v:shape id="FixtureVML" style="width:28pt;height:28pt" type="#_x0000_t75">
            <v:imagedata r:id="rId9"/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FixtureChart" Type="http://schemas.openxmlformats.org/officeDocument/2006/relationships/chart" Target="charts/chart1.xml"/><Relationship Id="rIdFixtureSmartArt" Type="http://schemas.openxmlformats.org/officeDocument/2006/relationships/diagramData" Target="diagrams/data1.xml"/><Relationship Id="rIdFixtureExternal" Type="http://schemas.openxmlformats.org/officeDocument/2006/relationships/image" Target="https://example.invalid/fixture.png" TargetMode="External"/></Relationships>
</file>

<file path=word/charts/chart1.xml><?xml version="1.0" encoding="utf-8"?>
<c:chartSpace xmlns:c="http://schemas.openxmlformats.org/drawingml/2006/chart">
  <c:chart>
    <c:plotArea/>
  </c:chart>
</c:chartSpace>
</file>

<file path=word/diagrams/data1.xml><?xml version="1.0" encoding="utf-8"?>
<dgm:dataModel xmlns:dgm="http://schemas.openxmlformats.org/drawingml/2006/diagram">
  <dgm:ptLst/>
  <dgm:cxnLst/>
</dgm:dataModel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